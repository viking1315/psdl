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color w:val="000000"/>
          <w:sz w:val="24"/>
          <w:szCs w:val="24"/>
        </w:rPr>
      </w:pPr>
      <w:sdt>
        <w:sdtPr>
          <w:tag w:val="goog_rdk_1"/>
        </w:sdtPr>
        <w:sdtContent>
          <w:ins w:author="FE A 50 Siddhi Hase" w:id="0" w:date="2023-05-30T07:36:18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+</w:t>
            </w:r>
          </w:ins>
        </w:sdtContent>
      </w:sdt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ASSIGN NO.8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#include &lt;xc.h&gt;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#include&lt;pic18f4550.h&gt;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#include&lt;stdlib.h&gt;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void main()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{</w:t>
      </w:r>
    </w:p>
    <w:sdt>
      <w:sdtPr>
        <w:tag w:val="goog_rdk_4"/>
      </w:sdtPr>
      <w:sdtContent>
        <w:p w:rsidR="00000000" w:rsidDel="00000000" w:rsidP="00000000" w:rsidRDefault="00000000" w:rsidRPr="00000000" w14:paraId="00000008">
          <w:pPr>
            <w:rPr>
              <w:rFonts w:ascii="Courier New" w:cs="Courier New" w:eastAsia="Courier New" w:hAnsi="Courier New"/>
              <w:sz w:val="24"/>
              <w:szCs w:val="24"/>
              <w:rPrChange w:author="ARYA TANDALE" w:id="2" w:date="2023-05-22T14:14:01Z">
                <w:rPr>
                  <w:rFonts w:ascii="Courier New" w:cs="Courier New" w:eastAsia="Courier New" w:hAnsi="Courier New"/>
                  <w:color w:val="000000"/>
                  <w:sz w:val="24"/>
                  <w:szCs w:val="24"/>
                </w:rPr>
              </w:rPrChange>
            </w:rPr>
          </w:pPr>
          <w:r w:rsidDel="00000000" w:rsidR="00000000" w:rsidRPr="00000000">
            <w:rPr>
              <w:rFonts w:ascii="Courier New" w:cs="Courier New" w:eastAsia="Courier New" w:hAnsi="Courier New"/>
              <w:color w:val="000000"/>
              <w:sz w:val="24"/>
              <w:szCs w:val="24"/>
              <w:rtl w:val="0"/>
            </w:rPr>
            <w:t xml:space="preserve">    TRISD=0x0</w:t>
          </w:r>
          <w:sdt>
            <w:sdtPr>
              <w:tag w:val="goog_rdk_2"/>
            </w:sdtPr>
            <w:sdtContent>
              <w:ins w:author="ARYA TANDALE" w:id="1" w:date="2023-05-22T14:14:16Z">
                <w:r w:rsidDel="00000000" w:rsidR="00000000" w:rsidRPr="00000000">
                  <w:rPr>
                    <w:rFonts w:ascii="Courier New" w:cs="Courier New" w:eastAsia="Courier New" w:hAnsi="Courier New"/>
                    <w:color w:val="000000"/>
                    <w:sz w:val="24"/>
                    <w:szCs w:val="24"/>
                    <w:rtl w:val="0"/>
                  </w:rPr>
                  <w:t xml:space="preserve">0;</w:t>
                </w:r>
              </w:ins>
            </w:sdtContent>
          </w:sdt>
          <w:sdt>
            <w:sdtPr>
              <w:tag w:val="goog_rdk_3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T0CON=0x48;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TMR0L=0x00;</w:t>
      </w:r>
    </w:p>
    <w:sdt>
      <w:sdtPr>
        <w:tag w:val="goog_rdk_6"/>
      </w:sdtPr>
      <w:sdtContent>
        <w:p w:rsidR="00000000" w:rsidDel="00000000" w:rsidP="00000000" w:rsidRDefault="00000000" w:rsidRPr="00000000" w14:paraId="0000000B">
          <w:pPr>
            <w:rPr>
              <w:rFonts w:ascii="Courier New" w:cs="Courier New" w:eastAsia="Courier New" w:hAnsi="Courier New"/>
              <w:color w:val="000000"/>
              <w:sz w:val="24"/>
              <w:szCs w:val="24"/>
              <w:vertAlign w:val="superscript"/>
              <w:rPrChange w:author="FA30 MITHILESH DESHMUKH" w:id="3" w:date="2023-05-31T11:36:19Z">
                <w:rPr>
                  <w:rFonts w:ascii="Courier New" w:cs="Courier New" w:eastAsia="Courier New" w:hAnsi="Courier New"/>
                  <w:color w:val="000000"/>
                  <w:sz w:val="24"/>
                  <w:szCs w:val="24"/>
                </w:rPr>
              </w:rPrChange>
            </w:rPr>
          </w:pPr>
          <w:r w:rsidDel="00000000" w:rsidR="00000000" w:rsidRPr="00000000">
            <w:rPr>
              <w:rFonts w:ascii="Courier New" w:cs="Courier New" w:eastAsia="Courier New" w:hAnsi="Courier New"/>
              <w:color w:val="000000"/>
              <w:sz w:val="24"/>
              <w:szCs w:val="24"/>
              <w:rtl w:val="0"/>
            </w:rPr>
            <w:t xml:space="preserve">   </w:t>
          </w:r>
          <w:sdt>
            <w:sdtPr>
              <w:tag w:val="goog_rdk_5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while(1)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T0CONbits.TMR0ON=1;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</w:t>
        <w:tab/>
        <w:tab/>
        <w:t xml:space="preserve">do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</w:t>
        <w:tab/>
        <w:tab/>
        <w:t xml:space="preserve"> /*PORTD=TMR0L;*/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</w:t>
        <w:tab/>
        <w:tab/>
        <w:t xml:space="preserve"> for(int i=0;i&lt;500 ;i++)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ab/>
        <w:tab/>
        <w:tab/>
        <w:t xml:space="preserve">for(int j=0;j&lt;100;j++){ }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</w:t>
        <w:tab/>
        <w:tab/>
        <w:t xml:space="preserve">}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</w:t>
        <w:tab/>
        <w:tab/>
        <w:t xml:space="preserve">while(INTCONbits.TMR0IF==0);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</w:t>
        <w:tab/>
        <w:t xml:space="preserve">PORTD=0xFF;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 for(int i=0;i&lt;100 ;i++)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ab/>
        <w:t xml:space="preserve">for(int j=0;j&lt;100;j++){}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T0CONbits.TMR0ON=0;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INTCONbits.TMR0IF=0;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if(T0CONbits.TMR0ON==0)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    PORTD=0x00;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</w:rPr>
        <w:drawing>
          <wp:inline distB="0" distT="0" distL="0" distR="0">
            <wp:extent cx="5749671" cy="3690246"/>
            <wp:effectExtent b="0" l="0" r="0" t="0"/>
            <wp:docPr id="12020229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671" cy="3690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</w:rPr>
        <w:drawing>
          <wp:inline distB="0" distT="0" distL="0" distR="0">
            <wp:extent cx="5659267" cy="3530128"/>
            <wp:effectExtent b="0" l="0" r="0" t="0"/>
            <wp:docPr id="120202296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267" cy="3530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A72E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A72E2E"/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fCp3XeTVw3FIYJSJo/6OuwxkgQ==">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2023-05-15T13:47:00Z</dcterms:created>
  <dc:creator>Omkar's Dell 3511</dc:creator>
</cp:coreProperties>
</file>